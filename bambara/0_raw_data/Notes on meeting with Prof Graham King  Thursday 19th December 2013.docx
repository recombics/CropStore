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29B6" w:rsidRPr="008A29B6" w:rsidRDefault="007C52AB">
      <w:pPr>
        <w:rPr>
          <w:b/>
          <w:sz w:val="24"/>
          <w:szCs w:val="24"/>
        </w:rPr>
      </w:pPr>
      <w:r w:rsidRPr="008A29B6">
        <w:rPr>
          <w:b/>
          <w:sz w:val="24"/>
          <w:szCs w:val="24"/>
        </w:rPr>
        <w:t xml:space="preserve">Notes on </w:t>
      </w:r>
      <w:r w:rsidR="008A29B6" w:rsidRPr="008A29B6">
        <w:rPr>
          <w:b/>
          <w:sz w:val="24"/>
          <w:szCs w:val="24"/>
        </w:rPr>
        <w:t xml:space="preserve">Skype </w:t>
      </w:r>
      <w:r w:rsidRPr="008A29B6">
        <w:rPr>
          <w:b/>
          <w:sz w:val="24"/>
          <w:szCs w:val="24"/>
        </w:rPr>
        <w:t>meeting with Prof Graham King; Thursday 19</w:t>
      </w:r>
      <w:r w:rsidRPr="008A29B6">
        <w:rPr>
          <w:b/>
          <w:sz w:val="24"/>
          <w:szCs w:val="24"/>
          <w:vertAlign w:val="superscript"/>
        </w:rPr>
        <w:t>th</w:t>
      </w:r>
      <w:r w:rsidRPr="008A29B6">
        <w:rPr>
          <w:b/>
          <w:sz w:val="24"/>
          <w:szCs w:val="24"/>
        </w:rPr>
        <w:t xml:space="preserve"> December 2013</w:t>
      </w:r>
    </w:p>
    <w:p w:rsidR="007C52AB" w:rsidRDefault="007C52AB"/>
    <w:p w:rsidR="007C52AB" w:rsidRPr="007C52AB" w:rsidRDefault="007C52AB">
      <w:pPr>
        <w:rPr>
          <w:b/>
        </w:rPr>
      </w:pPr>
      <w:r w:rsidRPr="007C52AB">
        <w:rPr>
          <w:b/>
        </w:rPr>
        <w:t xml:space="preserve">Present: </w:t>
      </w:r>
    </w:p>
    <w:p w:rsidR="007C52AB" w:rsidRDefault="007C52AB"/>
    <w:p w:rsidR="007C52AB" w:rsidRDefault="007C52AB">
      <w:r>
        <w:t xml:space="preserve">SCU: </w:t>
      </w:r>
      <w:r>
        <w:tab/>
      </w:r>
      <w:r>
        <w:tab/>
        <w:t>Prof Graham King</w:t>
      </w:r>
      <w:r w:rsidR="00FA718E">
        <w:t xml:space="preserve"> - GK</w:t>
      </w:r>
    </w:p>
    <w:p w:rsidR="007C52AB" w:rsidRDefault="007C52AB">
      <w:r>
        <w:t xml:space="preserve">CFFRC: </w:t>
      </w:r>
      <w:r>
        <w:tab/>
      </w:r>
      <w:r>
        <w:tab/>
        <w:t>Dr Sean Mayes</w:t>
      </w:r>
      <w:r w:rsidR="00FA718E">
        <w:t xml:space="preserve"> - SM</w:t>
      </w:r>
    </w:p>
    <w:p w:rsidR="007C52AB" w:rsidRDefault="007C52AB">
      <w:r>
        <w:tab/>
      </w:r>
      <w:r>
        <w:tab/>
        <w:t xml:space="preserve">Dr Mehdi Maqbool (Programme Coordinator, </w:t>
      </w:r>
      <w:proofErr w:type="spellStart"/>
      <w:r>
        <w:t>FoodPlus</w:t>
      </w:r>
      <w:proofErr w:type="spellEnd"/>
      <w:r>
        <w:t>)</w:t>
      </w:r>
      <w:r w:rsidR="00FA718E">
        <w:t xml:space="preserve"> - MM</w:t>
      </w:r>
    </w:p>
    <w:p w:rsidR="007C52AB" w:rsidRDefault="007C52AB">
      <w:r>
        <w:tab/>
      </w:r>
      <w:r>
        <w:tab/>
        <w:t xml:space="preserve">Ms Advina Julkifle (Programme Support Manager, </w:t>
      </w:r>
      <w:proofErr w:type="spellStart"/>
      <w:r>
        <w:t>FoodPlus</w:t>
      </w:r>
      <w:proofErr w:type="spellEnd"/>
      <w:r>
        <w:t>)</w:t>
      </w:r>
      <w:r w:rsidR="00FA718E">
        <w:t xml:space="preserve"> - AJ</w:t>
      </w:r>
    </w:p>
    <w:p w:rsidR="006C273F" w:rsidRDefault="006C273F">
      <w:r>
        <w:tab/>
      </w:r>
      <w:r>
        <w:tab/>
        <w:t xml:space="preserve">Mr Rajeev Taggar (PhD student on Brassica in </w:t>
      </w:r>
      <w:proofErr w:type="spellStart"/>
      <w:r>
        <w:t>FoodPlus</w:t>
      </w:r>
      <w:proofErr w:type="spellEnd"/>
      <w:proofErr w:type="gramStart"/>
      <w:r>
        <w:t xml:space="preserve">) </w:t>
      </w:r>
      <w:r w:rsidR="00FA718E">
        <w:t xml:space="preserve"> -</w:t>
      </w:r>
      <w:proofErr w:type="gramEnd"/>
      <w:r w:rsidR="00FA718E">
        <w:t xml:space="preserve"> RT</w:t>
      </w:r>
    </w:p>
    <w:p w:rsidR="007C52AB" w:rsidRDefault="007C52AB" w:rsidP="007C52AB">
      <w:pPr>
        <w:ind w:left="720" w:firstLine="720"/>
      </w:pPr>
      <w:r>
        <w:t>Dr Wai Kuan Ho (Theme Coordinator, Biotech. and Crop Genetics)</w:t>
      </w:r>
      <w:r w:rsidR="00FA718E">
        <w:t xml:space="preserve"> - WKH</w:t>
      </w:r>
    </w:p>
    <w:p w:rsidR="007C52AB" w:rsidRDefault="007C52AB">
      <w:r>
        <w:tab/>
      </w:r>
      <w:r>
        <w:tab/>
        <w:t xml:space="preserve">Ms Razlin Azman Halimi (Programme Support Manager, </w:t>
      </w:r>
      <w:proofErr w:type="spellStart"/>
      <w:r>
        <w:t>Bamyield</w:t>
      </w:r>
      <w:proofErr w:type="spellEnd"/>
      <w:r>
        <w:t>)</w:t>
      </w:r>
      <w:r w:rsidR="00FA718E">
        <w:t xml:space="preserve"> - RAH</w:t>
      </w:r>
    </w:p>
    <w:p w:rsidR="007C52AB" w:rsidRDefault="007C52AB">
      <w:r>
        <w:t>UNMC:</w:t>
      </w:r>
      <w:r>
        <w:tab/>
      </w:r>
      <w:r>
        <w:tab/>
        <w:t xml:space="preserve">Dr </w:t>
      </w:r>
      <w:proofErr w:type="spellStart"/>
      <w:r>
        <w:t>Festo</w:t>
      </w:r>
      <w:proofErr w:type="spellEnd"/>
      <w:r>
        <w:t xml:space="preserve"> </w:t>
      </w:r>
      <w:proofErr w:type="spellStart"/>
      <w:r>
        <w:t>Massawe</w:t>
      </w:r>
      <w:proofErr w:type="spellEnd"/>
      <w:r>
        <w:t xml:space="preserve"> (joined part-way through)</w:t>
      </w:r>
      <w:r w:rsidR="00FA718E">
        <w:t xml:space="preserve"> - FM</w:t>
      </w:r>
    </w:p>
    <w:p w:rsidR="007C52AB" w:rsidRDefault="007C52AB"/>
    <w:p w:rsidR="007C52AB" w:rsidRPr="008A29B6" w:rsidRDefault="006C273F">
      <w:pPr>
        <w:rPr>
          <w:b/>
          <w:sz w:val="24"/>
        </w:rPr>
      </w:pPr>
      <w:r w:rsidRPr="008A29B6">
        <w:rPr>
          <w:b/>
          <w:sz w:val="24"/>
        </w:rPr>
        <w:t>Areas discussed:</w:t>
      </w:r>
    </w:p>
    <w:p w:rsidR="006C273F" w:rsidRPr="008A29B6" w:rsidRDefault="006C273F">
      <w:pPr>
        <w:rPr>
          <w:sz w:val="24"/>
        </w:rPr>
      </w:pPr>
    </w:p>
    <w:p w:rsidR="006C273F" w:rsidRPr="008A29B6" w:rsidRDefault="006C273F" w:rsidP="00C2022F">
      <w:pPr>
        <w:pStyle w:val="ListParagraph"/>
        <w:numPr>
          <w:ilvl w:val="0"/>
          <w:numId w:val="4"/>
        </w:numPr>
        <w:rPr>
          <w:sz w:val="24"/>
        </w:rPr>
      </w:pPr>
      <w:r w:rsidRPr="008A29B6">
        <w:rPr>
          <w:sz w:val="24"/>
        </w:rPr>
        <w:t xml:space="preserve">How to take the proposed Brassica work forward and integrate it into the </w:t>
      </w:r>
      <w:proofErr w:type="spellStart"/>
      <w:r w:rsidRPr="008A29B6">
        <w:rPr>
          <w:sz w:val="24"/>
        </w:rPr>
        <w:t>FoodPlus</w:t>
      </w:r>
      <w:proofErr w:type="spellEnd"/>
      <w:r w:rsidRPr="008A29B6">
        <w:rPr>
          <w:sz w:val="24"/>
        </w:rPr>
        <w:t xml:space="preserve"> Programme as one of the exemplar crops</w:t>
      </w:r>
      <w:r w:rsidR="006B60C7" w:rsidRPr="008A29B6">
        <w:rPr>
          <w:sz w:val="24"/>
        </w:rPr>
        <w:t>?</w:t>
      </w:r>
    </w:p>
    <w:p w:rsidR="006C273F" w:rsidRPr="008A29B6" w:rsidRDefault="006C273F" w:rsidP="00C2022F">
      <w:pPr>
        <w:pStyle w:val="ListParagraph"/>
        <w:numPr>
          <w:ilvl w:val="0"/>
          <w:numId w:val="4"/>
        </w:numPr>
        <w:rPr>
          <w:sz w:val="24"/>
        </w:rPr>
      </w:pPr>
      <w:r w:rsidRPr="008A29B6">
        <w:rPr>
          <w:sz w:val="24"/>
        </w:rPr>
        <w:t>Identification of the exemplar(s) within Brassica for coordinated work</w:t>
      </w:r>
    </w:p>
    <w:p w:rsidR="006C273F" w:rsidRPr="008A29B6" w:rsidRDefault="006C273F" w:rsidP="00C2022F">
      <w:pPr>
        <w:pStyle w:val="ListParagraph"/>
        <w:numPr>
          <w:ilvl w:val="0"/>
          <w:numId w:val="4"/>
        </w:numPr>
        <w:rPr>
          <w:sz w:val="24"/>
        </w:rPr>
      </w:pPr>
      <w:r w:rsidRPr="008A29B6">
        <w:rPr>
          <w:sz w:val="24"/>
        </w:rPr>
        <w:t>Implementation of Bambara groundnut data within CropStore and assessment of test data input</w:t>
      </w:r>
    </w:p>
    <w:p w:rsidR="006C273F" w:rsidRPr="008A29B6" w:rsidRDefault="006C273F" w:rsidP="00C2022F">
      <w:pPr>
        <w:pStyle w:val="ListParagraph"/>
        <w:numPr>
          <w:ilvl w:val="0"/>
          <w:numId w:val="4"/>
        </w:numPr>
        <w:rPr>
          <w:sz w:val="24"/>
        </w:rPr>
      </w:pPr>
      <w:r w:rsidRPr="008A29B6">
        <w:rPr>
          <w:sz w:val="24"/>
        </w:rPr>
        <w:t>Dual degree award status and advertising for agreed joints studentships with SCU</w:t>
      </w:r>
    </w:p>
    <w:p w:rsidR="006C273F" w:rsidRPr="008A29B6" w:rsidRDefault="006C273F" w:rsidP="006C273F">
      <w:pPr>
        <w:rPr>
          <w:sz w:val="24"/>
        </w:rPr>
      </w:pPr>
    </w:p>
    <w:p w:rsidR="006B60C7" w:rsidRDefault="006B60C7" w:rsidP="006C273F"/>
    <w:p w:rsidR="006B60C7" w:rsidRPr="008A29B6" w:rsidRDefault="006B60C7" w:rsidP="006C273F">
      <w:pPr>
        <w:rPr>
          <w:sz w:val="24"/>
        </w:rPr>
      </w:pPr>
    </w:p>
    <w:p w:rsidR="006B60C7" w:rsidRPr="008A29B6" w:rsidRDefault="006B60C7" w:rsidP="006B60C7">
      <w:pPr>
        <w:rPr>
          <w:b/>
          <w:sz w:val="24"/>
        </w:rPr>
      </w:pPr>
      <w:r w:rsidRPr="008A29B6">
        <w:rPr>
          <w:b/>
          <w:sz w:val="24"/>
        </w:rPr>
        <w:t xml:space="preserve">How to take the proposed Brassica work forward and integrate it into the </w:t>
      </w:r>
      <w:proofErr w:type="spellStart"/>
      <w:r w:rsidRPr="008A29B6">
        <w:rPr>
          <w:b/>
          <w:sz w:val="24"/>
        </w:rPr>
        <w:t>FoodPlus</w:t>
      </w:r>
      <w:proofErr w:type="spellEnd"/>
      <w:r w:rsidRPr="008A29B6">
        <w:rPr>
          <w:b/>
          <w:sz w:val="24"/>
        </w:rPr>
        <w:t xml:space="preserve"> Programme as one of the exemplar crops? Identification of the exemplar(s) within Brassica for coordinated work</w:t>
      </w:r>
    </w:p>
    <w:p w:rsidR="006C273F" w:rsidRPr="008A29B6" w:rsidRDefault="006C273F" w:rsidP="006C273F">
      <w:pPr>
        <w:rPr>
          <w:sz w:val="24"/>
        </w:rPr>
      </w:pPr>
    </w:p>
    <w:p w:rsidR="00001580" w:rsidRDefault="00001580" w:rsidP="00001580">
      <w:r>
        <w:t>1.   The idea of developing a pipeline from soil uptake through to nutrient content after shelf-storage (and even potentially through to available nutrition) has been discussed previously, with one potential candidate for this approach</w:t>
      </w:r>
      <w:r w:rsidR="00FA718E">
        <w:t xml:space="preserve"> being a locally grown (South East Asian) </w:t>
      </w:r>
      <w:r w:rsidR="00FA718E" w:rsidRPr="00FA718E">
        <w:rPr>
          <w:i/>
        </w:rPr>
        <w:t xml:space="preserve">Brassica </w:t>
      </w:r>
      <w:proofErr w:type="spellStart"/>
      <w:r w:rsidR="00FA718E" w:rsidRPr="00FA718E">
        <w:rPr>
          <w:i/>
        </w:rPr>
        <w:t>rapa</w:t>
      </w:r>
      <w:proofErr w:type="spellEnd"/>
      <w:r w:rsidR="00FA718E">
        <w:t xml:space="preserve">, such as </w:t>
      </w:r>
      <w:r w:rsidR="00D97873">
        <w:t xml:space="preserve">the </w:t>
      </w:r>
      <w:r w:rsidR="00C2022F">
        <w:t xml:space="preserve">crop-types </w:t>
      </w:r>
      <w:r w:rsidR="00FA718E">
        <w:t>Pak or Bok Choi. Aaron Myatt carried out an initial trawl of the available information from SEA Brassica production and</w:t>
      </w:r>
      <w:r w:rsidR="00C2022F">
        <w:t xml:space="preserve"> wrote a</w:t>
      </w:r>
      <w:r w:rsidR="00FA718E">
        <w:t xml:space="preserve"> summary of his initial fin</w:t>
      </w:r>
      <w:r w:rsidR="00D97873">
        <w:t>dings, which suggested that the</w:t>
      </w:r>
      <w:r w:rsidR="00FA718E">
        <w:t xml:space="preserve"> majority of seed was being imported (from Thailand). However, WKH and RAH both believe that there is a low </w:t>
      </w:r>
      <w:r w:rsidR="00C2022F">
        <w:t>level of local seed production and will follow this up through direct contact with a number of nurseries and suppliers of veg.</w:t>
      </w:r>
    </w:p>
    <w:p w:rsidR="00C2022F" w:rsidRDefault="00C2022F" w:rsidP="00001580"/>
    <w:p w:rsidR="00C2022F" w:rsidRPr="00C2022F" w:rsidRDefault="00C2022F" w:rsidP="00C2022F">
      <w:pPr>
        <w:ind w:left="720"/>
        <w:rPr>
          <w:b/>
        </w:rPr>
      </w:pPr>
      <w:r w:rsidRPr="00B9412B">
        <w:rPr>
          <w:b/>
          <w:highlight w:val="yellow"/>
          <w:rPrChange w:id="0" w:author="Razlin Azman Halimi" w:date="2014-02-10T17:14:00Z">
            <w:rPr>
              <w:b/>
            </w:rPr>
          </w:rPrChange>
        </w:rPr>
        <w:t>ACTION: WKH and RAH to contact local nurseries and veg suppliers to determine whether there are local seed producers who could be supplementing the imported seed.</w:t>
      </w:r>
      <w:bookmarkStart w:id="1" w:name="_GoBack"/>
      <w:bookmarkEnd w:id="1"/>
    </w:p>
    <w:p w:rsidR="00C2022F" w:rsidRDefault="00C2022F" w:rsidP="00C2022F"/>
    <w:p w:rsidR="009D3F30" w:rsidRDefault="009D3F30" w:rsidP="00C2022F">
      <w:r>
        <w:t xml:space="preserve">There is also an issue with </w:t>
      </w:r>
      <w:r w:rsidR="00D97873">
        <w:t>identity of</w:t>
      </w:r>
      <w:r>
        <w:t xml:space="preserve"> leafy brassica available in supermarkets, nurseries, small veg suppliers </w:t>
      </w:r>
      <w:r w:rsidR="00D97873">
        <w:t xml:space="preserve">etc. </w:t>
      </w:r>
      <w:r>
        <w:t>and there is a need to improve the terms of reference document produced by Aaron to include a more scientific take on the species present.</w:t>
      </w:r>
      <w:r w:rsidR="00D97873">
        <w:t xml:space="preserve"> This review will form the basis of a publication.</w:t>
      </w:r>
      <w:r>
        <w:t xml:space="preserve"> This can be done through tracing literature and the use of local names and may also be amenable to Genetic Bar Coding.</w:t>
      </w:r>
    </w:p>
    <w:p w:rsidR="009D3F30" w:rsidRDefault="009D3F30" w:rsidP="00C2022F"/>
    <w:p w:rsidR="009D3F30" w:rsidRPr="001B39FF" w:rsidRDefault="009D3F30" w:rsidP="001B39FF">
      <w:pPr>
        <w:ind w:left="720"/>
        <w:rPr>
          <w:b/>
        </w:rPr>
      </w:pPr>
      <w:r w:rsidRPr="001B39FF">
        <w:rPr>
          <w:b/>
        </w:rPr>
        <w:t>ACTION: RT to work with Aaron’s document to answer the literature question</w:t>
      </w:r>
      <w:r w:rsidR="001B39FF" w:rsidRPr="001B39FF">
        <w:rPr>
          <w:b/>
        </w:rPr>
        <w:t xml:space="preserve"> and also to evaluate </w:t>
      </w:r>
      <w:r w:rsidR="006B60C7">
        <w:rPr>
          <w:b/>
        </w:rPr>
        <w:t xml:space="preserve">the potential </w:t>
      </w:r>
      <w:r w:rsidR="001B39FF" w:rsidRPr="001B39FF">
        <w:rPr>
          <w:b/>
        </w:rPr>
        <w:t xml:space="preserve">Genetic Bar Coding </w:t>
      </w:r>
      <w:r w:rsidR="006B60C7">
        <w:rPr>
          <w:b/>
        </w:rPr>
        <w:t xml:space="preserve">plus additional markers </w:t>
      </w:r>
      <w:r w:rsidR="001B39FF" w:rsidRPr="001B39FF">
        <w:rPr>
          <w:b/>
        </w:rPr>
        <w:t>(for this and</w:t>
      </w:r>
      <w:r w:rsidR="00D97873">
        <w:rPr>
          <w:b/>
        </w:rPr>
        <w:t xml:space="preserve"> other projects</w:t>
      </w:r>
      <w:r w:rsidR="001B39FF" w:rsidRPr="001B39FF">
        <w:rPr>
          <w:b/>
        </w:rPr>
        <w:t>)</w:t>
      </w:r>
    </w:p>
    <w:p w:rsidR="001B39FF" w:rsidRDefault="001B39FF" w:rsidP="001B39FF"/>
    <w:p w:rsidR="001B39FF" w:rsidRDefault="00D97873" w:rsidP="001B39FF">
      <w:r>
        <w:lastRenderedPageBreak/>
        <w:t>This would lead on to</w:t>
      </w:r>
      <w:r w:rsidR="001B39FF">
        <w:t xml:space="preserve"> a ‘local’ Brassica use survey, based on available seed suppliers, farmers markets, supermarkets and small nursery suppliers of leafy Brassica in SEA (focused on Malaysia). This will complement any analysis based on </w:t>
      </w:r>
      <w:r>
        <w:t xml:space="preserve">the </w:t>
      </w:r>
      <w:r w:rsidR="001B39FF">
        <w:t>pre-selection of morphological crop-type</w:t>
      </w:r>
      <w:r>
        <w:t>s based on genetic</w:t>
      </w:r>
      <w:r w:rsidR="001B39FF">
        <w:t xml:space="preserve"> diversity and </w:t>
      </w:r>
      <w:r>
        <w:t>available materials at SCU and elsewhere. The survey may give us some initial information</w:t>
      </w:r>
      <w:r w:rsidR="001B39FF">
        <w:t xml:space="preserve"> on seed </w:t>
      </w:r>
      <w:r>
        <w:t xml:space="preserve">and leafy veg </w:t>
      </w:r>
      <w:r w:rsidR="001B39FF">
        <w:t>sources based on genetic diversity.</w:t>
      </w:r>
    </w:p>
    <w:p w:rsidR="001B39FF" w:rsidRDefault="001B39FF" w:rsidP="00C2022F"/>
    <w:p w:rsidR="00C2022F" w:rsidRDefault="00C2022F" w:rsidP="00C2022F">
      <w:r>
        <w:t xml:space="preserve">2.  </w:t>
      </w:r>
      <w:proofErr w:type="spellStart"/>
      <w:r>
        <w:t>FoodPlus</w:t>
      </w:r>
      <w:proofErr w:type="spellEnd"/>
      <w:r>
        <w:t xml:space="preserve"> as a programme has identified a number of species where p</w:t>
      </w:r>
      <w:r w:rsidR="00D97873">
        <w:t>ost-harvest issues are</w:t>
      </w:r>
      <w:r>
        <w:t xml:space="preserve"> major constraints on nutritional or commercial value with the intention to generate base-line data and identify gaps in the research value chain for further research. The assessment of nutritional quality requires analytical techniques</w:t>
      </w:r>
      <w:r w:rsidR="007C52AB">
        <w:t xml:space="preserve"> </w:t>
      </w:r>
      <w:r>
        <w:t>for quantitative assessment of nutrient</w:t>
      </w:r>
      <w:r w:rsidR="00D97873">
        <w:t>s</w:t>
      </w:r>
      <w:r>
        <w:t xml:space="preserve"> and other components within the ‘product’ across the life-time of the crop, from sowing to plate.</w:t>
      </w:r>
    </w:p>
    <w:p w:rsidR="00C2022F" w:rsidRDefault="00C2022F" w:rsidP="00C2022F"/>
    <w:p w:rsidR="007C52AB" w:rsidRDefault="00C2022F" w:rsidP="00C2022F">
      <w:pPr>
        <w:ind w:left="720"/>
      </w:pPr>
      <w:r w:rsidRPr="00C2022F">
        <w:rPr>
          <w:b/>
        </w:rPr>
        <w:t xml:space="preserve">ACTION: MM and AJ to determine what capacity, equipment and expertise already exists for analytical assessment of nutrition within UNMC and other local institutes and </w:t>
      </w:r>
      <w:r>
        <w:rPr>
          <w:b/>
        </w:rPr>
        <w:t xml:space="preserve">research centres, including specific compounds, such as </w:t>
      </w:r>
      <w:proofErr w:type="spellStart"/>
      <w:r>
        <w:rPr>
          <w:b/>
        </w:rPr>
        <w:t>glucosinolates</w:t>
      </w:r>
      <w:proofErr w:type="spellEnd"/>
      <w:r>
        <w:rPr>
          <w:b/>
        </w:rPr>
        <w:t xml:space="preserve"> in </w:t>
      </w:r>
      <w:r w:rsidRPr="001B39FF">
        <w:rPr>
          <w:b/>
          <w:i/>
        </w:rPr>
        <w:t>Brassica</w:t>
      </w:r>
      <w:r w:rsidR="001B39FF" w:rsidRPr="001B39FF">
        <w:rPr>
          <w:b/>
          <w:i/>
        </w:rPr>
        <w:t xml:space="preserve"> sp</w:t>
      </w:r>
      <w:r>
        <w:rPr>
          <w:b/>
        </w:rPr>
        <w:t>.</w:t>
      </w:r>
    </w:p>
    <w:p w:rsidR="00C2022F" w:rsidRDefault="00C2022F" w:rsidP="00C2022F"/>
    <w:p w:rsidR="00483335" w:rsidRDefault="00483335" w:rsidP="00C2022F">
      <w:pPr>
        <w:rPr>
          <w:ins w:id="2" w:author="gking" w:date="2014-01-14T08:48:00Z"/>
        </w:rPr>
      </w:pPr>
      <w:ins w:id="3" w:author="gking" w:date="2014-01-14T08:46:00Z">
        <w:r>
          <w:t>Note: SC</w:t>
        </w:r>
      </w:ins>
      <w:ins w:id="4" w:author="gking" w:date="2014-01-14T08:48:00Z">
        <w:r>
          <w:t xml:space="preserve"> </w:t>
        </w:r>
      </w:ins>
      <w:ins w:id="5" w:author="gking" w:date="2014-01-14T08:46:00Z">
        <w:r>
          <w:t>P</w:t>
        </w:r>
      </w:ins>
      <w:ins w:id="6" w:author="gking" w:date="2014-01-14T08:48:00Z">
        <w:r>
          <w:t>lant Science</w:t>
        </w:r>
      </w:ins>
      <w:ins w:id="7" w:author="gking" w:date="2014-01-14T08:46:00Z">
        <w:r>
          <w:t xml:space="preserve"> at SCU has capacity to assess </w:t>
        </w:r>
        <w:proofErr w:type="spellStart"/>
        <w:r>
          <w:t>glucosinolates</w:t>
        </w:r>
        <w:proofErr w:type="spellEnd"/>
        <w:r>
          <w:t xml:space="preserve"> and other phytochemicals in its Analytical Research Lab.</w:t>
        </w:r>
      </w:ins>
      <w:ins w:id="8" w:author="gking" w:date="2014-01-14T08:47:00Z">
        <w:r>
          <w:t xml:space="preserve"> We also </w:t>
        </w:r>
      </w:ins>
      <w:ins w:id="9" w:author="gking" w:date="2014-01-14T08:48:00Z">
        <w:r>
          <w:t>routinely</w:t>
        </w:r>
      </w:ins>
      <w:ins w:id="10" w:author="gking" w:date="2014-01-14T08:47:00Z">
        <w:r>
          <w:t xml:space="preserve"> assess mineral composition via ICP-MS and other methods in the SCU Environmental Analysis Lab.</w:t>
        </w:r>
      </w:ins>
    </w:p>
    <w:p w:rsidR="00483335" w:rsidRDefault="00483335" w:rsidP="00C2022F"/>
    <w:p w:rsidR="001B39FF" w:rsidRDefault="001B39FF" w:rsidP="00C2022F">
      <w:r>
        <w:t xml:space="preserve">FoodPLUS is already investigating collaborative work with a </w:t>
      </w:r>
      <w:proofErr w:type="spellStart"/>
      <w:r>
        <w:t>Nutrigenomics</w:t>
      </w:r>
      <w:proofErr w:type="spellEnd"/>
      <w:r>
        <w:t xml:space="preserve"> groups at the Malaysian Agricultural Research and Development Institute (MARDI)</w:t>
      </w:r>
    </w:p>
    <w:p w:rsidR="00D97873" w:rsidRDefault="00D97873" w:rsidP="00C2022F"/>
    <w:p w:rsidR="00D97873" w:rsidRDefault="00D97873" w:rsidP="00C2022F">
      <w:r>
        <w:t xml:space="preserve">In addition to determining current analytical capacity within UNMC/local Universities, developing a capacity to grow </w:t>
      </w:r>
      <w:r w:rsidRPr="00D97873">
        <w:rPr>
          <w:i/>
        </w:rPr>
        <w:t>Brassica</w:t>
      </w:r>
      <w:r>
        <w:t xml:space="preserve"> </w:t>
      </w:r>
      <w:proofErr w:type="spellStart"/>
      <w:r>
        <w:t>sp</w:t>
      </w:r>
      <w:proofErr w:type="spellEnd"/>
      <w:r>
        <w:t xml:space="preserve"> under controlled and uniform conditions is critical to being able to evaluate morphological and nutritional composition. Recent visits to a local organic farm (Ladybird Organic Farm, LOF, </w:t>
      </w:r>
      <w:proofErr w:type="spellStart"/>
      <w:proofErr w:type="gramStart"/>
      <w:r>
        <w:t>Broga</w:t>
      </w:r>
      <w:proofErr w:type="spellEnd"/>
      <w:proofErr w:type="gramEnd"/>
      <w:r>
        <w:t>) have identified well established good practice and potential space for beginning work while the Field Research Centre facilities are being developed and tested</w:t>
      </w:r>
    </w:p>
    <w:p w:rsidR="00D97873" w:rsidRDefault="00D97873" w:rsidP="00C2022F"/>
    <w:p w:rsidR="00D97873" w:rsidRPr="00D97873" w:rsidRDefault="00D97873" w:rsidP="00FB1559">
      <w:pPr>
        <w:ind w:left="720"/>
        <w:rPr>
          <w:b/>
        </w:rPr>
      </w:pPr>
      <w:r w:rsidRPr="00D97873">
        <w:rPr>
          <w:b/>
        </w:rPr>
        <w:t>ACTION: MM/AJ/RT to further investigate and learn from practice at LOF and to discuss options for renting space for initial experiments and establishment of good practice to be transferred to the FRC once it is fully operational.</w:t>
      </w:r>
    </w:p>
    <w:p w:rsidR="001B39FF" w:rsidRDefault="001B39FF" w:rsidP="00C2022F"/>
    <w:p w:rsidR="009D3F30" w:rsidRDefault="009D3F30" w:rsidP="00C2022F">
      <w:r>
        <w:t xml:space="preserve">3.  GK described the current development of lines of </w:t>
      </w:r>
      <w:r w:rsidRPr="009D3F30">
        <w:rPr>
          <w:i/>
        </w:rPr>
        <w:t xml:space="preserve">Brassica </w:t>
      </w:r>
      <w:proofErr w:type="spellStart"/>
      <w:proofErr w:type="gramStart"/>
      <w:r w:rsidRPr="009D3F30">
        <w:rPr>
          <w:i/>
        </w:rPr>
        <w:t>rapa</w:t>
      </w:r>
      <w:proofErr w:type="spellEnd"/>
      <w:proofErr w:type="gramEnd"/>
      <w:r>
        <w:t xml:space="preserve"> within SCU, with many lines in the process of being developed into fixed lines as part of the Diversity Fixed Foundation Set </w:t>
      </w:r>
      <w:r w:rsidR="00FB1559">
        <w:t xml:space="preserve">held </w:t>
      </w:r>
      <w:r>
        <w:t xml:space="preserve">at SCU. </w:t>
      </w:r>
    </w:p>
    <w:p w:rsidR="009D3F30" w:rsidRDefault="009D3F30" w:rsidP="00C2022F">
      <w:r>
        <w:t xml:space="preserve">From this it should hopefully be possible to identify perhaps one common model (say Pak or Bok Choi) and one or two more local models (Malaysian/SEA local crop types) which overlap between the work at SCU and CFFRC, helping to link the genomics and nutritional parts of the RVC  </w:t>
      </w:r>
    </w:p>
    <w:p w:rsidR="00C2022F" w:rsidRDefault="001B39FF" w:rsidP="00C2022F">
      <w:r>
        <w:t>Selection of the working models/crops will need to take into account:</w:t>
      </w:r>
    </w:p>
    <w:p w:rsidR="001B39FF" w:rsidRDefault="001B39FF" w:rsidP="00C2022F"/>
    <w:p w:rsidR="001B39FF" w:rsidRDefault="001B39FF" w:rsidP="001B39FF">
      <w:pPr>
        <w:pStyle w:val="ListParagraph"/>
        <w:numPr>
          <w:ilvl w:val="0"/>
          <w:numId w:val="4"/>
        </w:numPr>
      </w:pPr>
      <w:proofErr w:type="spellStart"/>
      <w:r>
        <w:t>Vernalisation</w:t>
      </w:r>
      <w:proofErr w:type="spellEnd"/>
      <w:r>
        <w:t xml:space="preserve"> requirement  (preferably, lack of)</w:t>
      </w:r>
    </w:p>
    <w:p w:rsidR="001B39FF" w:rsidRDefault="001B39FF" w:rsidP="001B39FF">
      <w:pPr>
        <w:pStyle w:val="ListParagraph"/>
        <w:numPr>
          <w:ilvl w:val="0"/>
          <w:numId w:val="4"/>
        </w:numPr>
      </w:pPr>
      <w:r>
        <w:t>Cycling time   (Fast seed-to-seed)</w:t>
      </w:r>
    </w:p>
    <w:p w:rsidR="001B39FF" w:rsidRDefault="001B39FF" w:rsidP="001B39FF">
      <w:pPr>
        <w:pStyle w:val="ListParagraph"/>
        <w:numPr>
          <w:ilvl w:val="0"/>
          <w:numId w:val="4"/>
        </w:numPr>
      </w:pPr>
      <w:r>
        <w:t>Self-incompatibility (preferably, self-compatible)</w:t>
      </w:r>
    </w:p>
    <w:p w:rsidR="001B39FF" w:rsidRDefault="001B39FF" w:rsidP="001B39FF"/>
    <w:p w:rsidR="008A29B6" w:rsidRDefault="008A29B6" w:rsidP="001B39FF">
      <w:r>
        <w:t xml:space="preserve">GK also mentioned some developing SCU – Industrial research focused on natural variability for ethylene production in </w:t>
      </w:r>
      <w:r w:rsidRPr="008A29B6">
        <w:rPr>
          <w:i/>
        </w:rPr>
        <w:t xml:space="preserve">B. </w:t>
      </w:r>
      <w:proofErr w:type="spellStart"/>
      <w:proofErr w:type="gramStart"/>
      <w:r w:rsidRPr="008A29B6">
        <w:rPr>
          <w:i/>
        </w:rPr>
        <w:t>rapa</w:t>
      </w:r>
      <w:proofErr w:type="spellEnd"/>
      <w:proofErr w:type="gramEnd"/>
      <w:r>
        <w:t xml:space="preserve"> lines, which might be harnessed to investigate improving shelf-life.</w:t>
      </w:r>
      <w:r w:rsidR="00DB7672">
        <w:t xml:space="preserve"> This would be a potentially very interesting line of research which CFFRC would be keen to be involved in on the shelf-life/nutritional effects, should the opportunity arise.</w:t>
      </w:r>
    </w:p>
    <w:p w:rsidR="008A29B6" w:rsidRDefault="008A29B6" w:rsidP="001B39FF"/>
    <w:p w:rsidR="007018D5" w:rsidRDefault="001B39FF" w:rsidP="001B39FF">
      <w:r>
        <w:t xml:space="preserve">In terms of genetic diversity within </w:t>
      </w:r>
      <w:r w:rsidRPr="000C0030">
        <w:rPr>
          <w:i/>
        </w:rPr>
        <w:t xml:space="preserve">B </w:t>
      </w:r>
      <w:proofErr w:type="spellStart"/>
      <w:r w:rsidRPr="000C0030">
        <w:rPr>
          <w:i/>
        </w:rPr>
        <w:t>rapa</w:t>
      </w:r>
      <w:proofErr w:type="spellEnd"/>
      <w:r w:rsidR="007018D5">
        <w:rPr>
          <w:b/>
          <w:i/>
        </w:rPr>
        <w:t xml:space="preserve"> </w:t>
      </w:r>
      <w:r w:rsidR="007018D5" w:rsidRPr="007018D5">
        <w:t>crop-types</w:t>
      </w:r>
      <w:r>
        <w:t xml:space="preserve">, two recent papers evaluate the genetic variation present in a selection of 168 lines from seed suppliers or gene banks across the work and </w:t>
      </w:r>
      <w:r>
        <w:lastRenderedPageBreak/>
        <w:t xml:space="preserve">SEA material appears as 1 or 2 groupings (depending on data type used for analysis) out </w:t>
      </w:r>
      <w:r w:rsidR="007018D5">
        <w:t>of 3-4 total groups.</w:t>
      </w:r>
    </w:p>
    <w:p w:rsidR="001B39FF" w:rsidRPr="006B60C7" w:rsidRDefault="007018D5" w:rsidP="001B39FF">
      <w:pPr>
        <w:rPr>
          <w:i/>
        </w:rPr>
      </w:pPr>
      <w:r w:rsidRPr="006B60C7">
        <w:rPr>
          <w:i/>
        </w:rPr>
        <w:t>[Papers forwarded by GK and attached to this e-mail]</w:t>
      </w:r>
      <w:r w:rsidR="001B39FF" w:rsidRPr="006B60C7">
        <w:rPr>
          <w:i/>
        </w:rPr>
        <w:t xml:space="preserve"> </w:t>
      </w:r>
    </w:p>
    <w:p w:rsidR="006B60C7" w:rsidRDefault="006B60C7" w:rsidP="001B39FF"/>
    <w:p w:rsidR="006B60C7" w:rsidRPr="006B60C7" w:rsidRDefault="006B60C7" w:rsidP="006B60C7">
      <w:pPr>
        <w:ind w:left="720"/>
        <w:rPr>
          <w:b/>
        </w:rPr>
      </w:pPr>
      <w:r w:rsidRPr="006B60C7">
        <w:rPr>
          <w:b/>
        </w:rPr>
        <w:t xml:space="preserve">ACTION: Further discussion with the wider group required to make progress towards selection of research crop-types; circulate notes to Martin </w:t>
      </w:r>
      <w:proofErr w:type="spellStart"/>
      <w:r w:rsidRPr="006B60C7">
        <w:rPr>
          <w:b/>
        </w:rPr>
        <w:t>Broadley</w:t>
      </w:r>
      <w:proofErr w:type="spellEnd"/>
      <w:r w:rsidRPr="006B60C7">
        <w:rPr>
          <w:b/>
        </w:rPr>
        <w:t>, John Hammond and Carol Wagstaff once corrections received.</w:t>
      </w:r>
    </w:p>
    <w:p w:rsidR="006B60C7" w:rsidRDefault="006B60C7" w:rsidP="001B39FF">
      <w:r>
        <w:tab/>
      </w:r>
    </w:p>
    <w:p w:rsidR="006B60C7" w:rsidRDefault="006B60C7" w:rsidP="001B39FF"/>
    <w:p w:rsidR="006B60C7" w:rsidRPr="006B60C7" w:rsidRDefault="006B60C7" w:rsidP="006B60C7">
      <w:pPr>
        <w:rPr>
          <w:b/>
        </w:rPr>
      </w:pPr>
      <w:r w:rsidRPr="006B60C7">
        <w:rPr>
          <w:b/>
        </w:rPr>
        <w:t>Note:</w:t>
      </w:r>
    </w:p>
    <w:p w:rsidR="006B60C7" w:rsidRDefault="006B60C7" w:rsidP="006B60C7">
      <w:r>
        <w:t>GK will be in Malaysia at the Genome Conference (24</w:t>
      </w:r>
      <w:r w:rsidRPr="006B60C7">
        <w:rPr>
          <w:vertAlign w:val="superscript"/>
        </w:rPr>
        <w:t>th</w:t>
      </w:r>
      <w:r>
        <w:t>/25</w:t>
      </w:r>
      <w:r w:rsidRPr="006B60C7">
        <w:rPr>
          <w:vertAlign w:val="superscript"/>
        </w:rPr>
        <w:t>th</w:t>
      </w:r>
      <w:r>
        <w:t xml:space="preserve"> Feb 2014) and will arrange to visit CFFRC/UNMC for further discussion during that week</w:t>
      </w:r>
    </w:p>
    <w:p w:rsidR="006B60C7" w:rsidRDefault="006B60C7" w:rsidP="006B60C7">
      <w:r>
        <w:t xml:space="preserve">Martin </w:t>
      </w:r>
      <w:proofErr w:type="spellStart"/>
      <w:r>
        <w:t>Broadley</w:t>
      </w:r>
      <w:proofErr w:type="spellEnd"/>
      <w:r>
        <w:t xml:space="preserve"> and Scott Young will be visiting CFFRC/UNMC in the last week in April 2014 and this would represent another opportunity for discussion on the Brassica work</w:t>
      </w:r>
      <w:r w:rsidR="00C40EA1">
        <w:t>.</w:t>
      </w:r>
    </w:p>
    <w:p w:rsidR="00C40EA1" w:rsidRDefault="00C40EA1" w:rsidP="006B60C7"/>
    <w:p w:rsidR="008A29B6" w:rsidRDefault="008A29B6" w:rsidP="006B60C7"/>
    <w:p w:rsidR="00C40EA1" w:rsidRPr="00C40EA1" w:rsidRDefault="00C40EA1" w:rsidP="00C40EA1">
      <w:pPr>
        <w:rPr>
          <w:b/>
        </w:rPr>
      </w:pPr>
      <w:r w:rsidRPr="008A29B6">
        <w:rPr>
          <w:b/>
          <w:sz w:val="24"/>
        </w:rPr>
        <w:t>Implementation of Bambara groundnut data within CropStore and assessment of test data input</w:t>
      </w:r>
    </w:p>
    <w:p w:rsidR="00C40EA1" w:rsidRDefault="00C40EA1" w:rsidP="006B60C7"/>
    <w:p w:rsidR="00C40EA1" w:rsidRDefault="00C40EA1" w:rsidP="006B60C7">
      <w:r>
        <w:t>The test data supplied to GK from Bambara groundnut (Marker and Trait) for implementation in CropStore was discussed.</w:t>
      </w:r>
    </w:p>
    <w:p w:rsidR="00C40EA1" w:rsidRDefault="00FB1559" w:rsidP="006B60C7">
      <w:r>
        <w:t xml:space="preserve"> After RAH </w:t>
      </w:r>
      <w:r w:rsidR="00C40EA1">
        <w:t>inputted a small dataset on single genotypes from landrace accessions which had been analysed by SSR and DArT Arrays markers, as well as associated field trial data, a few clarifications were needed as to the meaning of particular fields (RAH) and also a request for additional metadata made (GK).</w:t>
      </w:r>
    </w:p>
    <w:p w:rsidR="00C40EA1" w:rsidRDefault="00C40EA1" w:rsidP="006B60C7"/>
    <w:p w:rsidR="00C40EA1" w:rsidRDefault="00C40EA1" w:rsidP="00C40EA1">
      <w:pPr>
        <w:ind w:left="720"/>
        <w:rPr>
          <w:b/>
        </w:rPr>
      </w:pPr>
      <w:r w:rsidRPr="00C40EA1">
        <w:rPr>
          <w:b/>
        </w:rPr>
        <w:t xml:space="preserve">ACTION: RAH to send a list of requested clarifications for particular fields. SM to supply metadata for markers (methodologies, primer sets </w:t>
      </w:r>
      <w:proofErr w:type="spellStart"/>
      <w:r w:rsidRPr="00C40EA1">
        <w:rPr>
          <w:b/>
        </w:rPr>
        <w:t>etc</w:t>
      </w:r>
      <w:proofErr w:type="spellEnd"/>
      <w:r w:rsidRPr="00C40EA1">
        <w:rPr>
          <w:b/>
        </w:rPr>
        <w:t xml:space="preserve">) </w:t>
      </w:r>
    </w:p>
    <w:p w:rsidR="00C40EA1" w:rsidRDefault="00C40EA1" w:rsidP="00C40EA1">
      <w:pPr>
        <w:rPr>
          <w:b/>
        </w:rPr>
      </w:pPr>
    </w:p>
    <w:p w:rsidR="00C40EA1" w:rsidRDefault="00C40EA1" w:rsidP="00C40EA1">
      <w:pPr>
        <w:ind w:left="720"/>
        <w:rPr>
          <w:b/>
        </w:rPr>
      </w:pPr>
      <w:r>
        <w:rPr>
          <w:b/>
        </w:rPr>
        <w:t>ACTION: RAH also to supply a second prepared dataset which had explicit linkage between marker genotypes of single seed accession lines and field data from Botswana of the same lines</w:t>
      </w:r>
    </w:p>
    <w:p w:rsidR="00C40EA1" w:rsidRDefault="00C40EA1" w:rsidP="00C40EA1">
      <w:pPr>
        <w:rPr>
          <w:b/>
        </w:rPr>
      </w:pPr>
    </w:p>
    <w:p w:rsidR="00C40EA1" w:rsidRDefault="00C40EA1" w:rsidP="00C40EA1">
      <w:pPr>
        <w:ind w:left="720"/>
        <w:rPr>
          <w:b/>
        </w:rPr>
      </w:pPr>
      <w:r>
        <w:rPr>
          <w:b/>
        </w:rPr>
        <w:t xml:space="preserve">ACTION: SM to contact Didier </w:t>
      </w:r>
      <w:proofErr w:type="spellStart"/>
      <w:r>
        <w:rPr>
          <w:b/>
        </w:rPr>
        <w:t>Leibovici</w:t>
      </w:r>
      <w:proofErr w:type="spellEnd"/>
      <w:r>
        <w:rPr>
          <w:b/>
        </w:rPr>
        <w:t xml:space="preserve"> to check whether the core dataset is sufficient for the aligned BBSRC GRASP project to move forward.</w:t>
      </w:r>
    </w:p>
    <w:p w:rsidR="00C40EA1" w:rsidRDefault="00C40EA1" w:rsidP="00C40EA1">
      <w:pPr>
        <w:rPr>
          <w:b/>
        </w:rPr>
      </w:pPr>
    </w:p>
    <w:p w:rsidR="00C40EA1" w:rsidRDefault="00C40EA1" w:rsidP="00C40EA1"/>
    <w:p w:rsidR="00C40EA1" w:rsidRPr="008A29B6" w:rsidRDefault="00C40EA1" w:rsidP="00C40EA1">
      <w:pPr>
        <w:rPr>
          <w:b/>
          <w:sz w:val="24"/>
        </w:rPr>
      </w:pPr>
      <w:r w:rsidRPr="008A29B6">
        <w:rPr>
          <w:b/>
          <w:sz w:val="24"/>
        </w:rPr>
        <w:t>Dual degree award status and advertising for agreed joints studentships with SCU</w:t>
      </w:r>
    </w:p>
    <w:p w:rsidR="00C40EA1" w:rsidRDefault="00C40EA1" w:rsidP="00C40EA1"/>
    <w:p w:rsidR="00C40EA1" w:rsidRDefault="00C40EA1" w:rsidP="00C40EA1">
      <w:r>
        <w:t>The status of the studentships within the SCU-CFFRC-UNMC Strategic Alliance was discussed, focusing on the Dual Award registration. WKH has carried out a comparison of the UNMC template (recent agreement with Universiti Putra Malaysia)</w:t>
      </w:r>
      <w:r w:rsidR="00D518B1">
        <w:t xml:space="preserve"> and SCU outline. The former is very detailed and represents an overall agreement for the studentship process, whereas the latter is more focused on individual studentships. However, WKH has reported that there appear to be only minor discrepancies between the two</w:t>
      </w:r>
      <w:r w:rsidR="00FB1559">
        <w:t xml:space="preserve"> in terms of overall approach</w:t>
      </w:r>
      <w:r w:rsidR="00D518B1">
        <w:t>.</w:t>
      </w:r>
    </w:p>
    <w:p w:rsidR="00D518B1" w:rsidRDefault="00D518B1" w:rsidP="00C40EA1">
      <w:r>
        <w:t>Given this, it was felt by FM that we should move forward to advertising for the student positions agreed with the aim to appoint</w:t>
      </w:r>
      <w:r w:rsidR="008A29B6">
        <w:t>/advertise</w:t>
      </w:r>
      <w:r>
        <w:t xml:space="preserve"> at the end of Jan (?).</w:t>
      </w:r>
      <w:r w:rsidR="008A29B6">
        <w:t xml:space="preserve"> GK pointed out that there was no problem with initial registration at UNMC with dual registration at UNMC and SCU becoming active once the agreement is in place. SM pointed out that this is essentially what is happening with Joint registration with Reading UK.</w:t>
      </w:r>
    </w:p>
    <w:p w:rsidR="008A29B6" w:rsidRPr="008A29B6" w:rsidRDefault="008A29B6" w:rsidP="00C40EA1">
      <w:pPr>
        <w:rPr>
          <w:b/>
        </w:rPr>
      </w:pPr>
    </w:p>
    <w:p w:rsidR="008A29B6" w:rsidRPr="008A29B6" w:rsidRDefault="008A29B6" w:rsidP="008A29B6">
      <w:pPr>
        <w:ind w:left="720"/>
        <w:rPr>
          <w:b/>
        </w:rPr>
      </w:pPr>
      <w:r w:rsidRPr="008A29B6">
        <w:rPr>
          <w:b/>
        </w:rPr>
        <w:lastRenderedPageBreak/>
        <w:t>ACT</w:t>
      </w:r>
      <w:r>
        <w:rPr>
          <w:b/>
        </w:rPr>
        <w:t xml:space="preserve">ION:  FM to </w:t>
      </w:r>
      <w:r w:rsidRPr="008A29B6">
        <w:rPr>
          <w:b/>
        </w:rPr>
        <w:t>confirm that there are no major issues with Dual registration, feedback on any potential issues, before getting confirmation from Graham Kendall.</w:t>
      </w:r>
    </w:p>
    <w:p w:rsidR="008A29B6" w:rsidRDefault="008A29B6" w:rsidP="008A29B6"/>
    <w:p w:rsidR="008A29B6" w:rsidRPr="00C40EA1" w:rsidRDefault="008A29B6" w:rsidP="008A29B6"/>
    <w:sectPr w:rsidR="008A29B6" w:rsidRPr="00C40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13138"/>
    <w:multiLevelType w:val="hybridMultilevel"/>
    <w:tmpl w:val="905207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09B44D7"/>
    <w:multiLevelType w:val="hybridMultilevel"/>
    <w:tmpl w:val="846813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0A02D5A"/>
    <w:multiLevelType w:val="hybridMultilevel"/>
    <w:tmpl w:val="D8DABC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6B6853D8"/>
    <w:multiLevelType w:val="hybridMultilevel"/>
    <w:tmpl w:val="7508359E"/>
    <w:lvl w:ilvl="0" w:tplc="F710A7BC">
      <w:start w:val="1"/>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azlin Azman Halimi">
    <w15:presenceInfo w15:providerId="None" w15:userId="Razlin Azman Halim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2AB"/>
    <w:rsid w:val="00001580"/>
    <w:rsid w:val="000C0030"/>
    <w:rsid w:val="001B39FF"/>
    <w:rsid w:val="003471C6"/>
    <w:rsid w:val="00483335"/>
    <w:rsid w:val="00516D93"/>
    <w:rsid w:val="00645D25"/>
    <w:rsid w:val="006B60C7"/>
    <w:rsid w:val="006C273F"/>
    <w:rsid w:val="007018D5"/>
    <w:rsid w:val="007C52AB"/>
    <w:rsid w:val="008A29B6"/>
    <w:rsid w:val="009D3F30"/>
    <w:rsid w:val="00AC155D"/>
    <w:rsid w:val="00B26E76"/>
    <w:rsid w:val="00B9412B"/>
    <w:rsid w:val="00C2022F"/>
    <w:rsid w:val="00C40EA1"/>
    <w:rsid w:val="00D518B1"/>
    <w:rsid w:val="00D97873"/>
    <w:rsid w:val="00DB7672"/>
    <w:rsid w:val="00FA718E"/>
    <w:rsid w:val="00FB15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7BBE1B-F9CF-4FAF-88ED-22599545F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7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Southern Cross University</Company>
  <LinksUpToDate>false</LinksUpToDate>
  <CharactersWithSpaces>9051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dc:creator>
  <cp:lastModifiedBy>Razlin Azman Halimi</cp:lastModifiedBy>
  <cp:revision>3</cp:revision>
  <dcterms:created xsi:type="dcterms:W3CDTF">2014-02-10T08:22:00Z</dcterms:created>
  <dcterms:modified xsi:type="dcterms:W3CDTF">2014-02-10T09:15:00Z</dcterms:modified>
</cp:coreProperties>
</file>